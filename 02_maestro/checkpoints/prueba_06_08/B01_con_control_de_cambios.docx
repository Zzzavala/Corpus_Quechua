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B01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>
              <w:t>Vamos a sembrar maíz también.</w:t>
            </w:r>
          </w:p>
        </w:tc>
        <w:tc>
          <w:tcPr>
            <w:tcW w:type="dxa" w:w="4876"/>
          </w:tcPr>
          <w:p>
            <w:r>
              <w:t>Sarata tarpuq risun. ari</w:t>
            </w:r>
            <w:ins w:id="901" w:author="Traductor" w:date="2026-10-20T10:00:00Z">
              <w:r>
                <w:t>taq</w:t>
              </w:r>
            </w:ins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¿Ya comiste tu desayuno?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Iba a traerlo, pero no dejas de hablarme.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Apamuyta munarqani, ichaqa hinallam rimapayawanki.</w:t>
            </w:r>
          </w:p>
        </w:tc>
        <w:tc>
          <w:tcPr>
            <w:tcW w:type="dxa" w:w="2665"/>
          </w:tcPr>
          <w:p>
            <w:r>
              <w:t>Mejor decir con -taq.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hermano?</w:t>
            </w:r>
          </w:p>
        </w:tc>
        <w:tc>
          <w:tcPr>
            <w:tcW w:type="dxa" w:w="4876"/>
          </w:tcPr>
          <w:p>
            <w:r>
              <w:t>¿Wawqiyuqchu 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Buenos días.</w:t>
            </w:r>
          </w:p>
        </w:tc>
        <w:tc>
          <w:tcPr>
            <w:tcW w:type="dxa" w:w="4876"/>
          </w:tcPr>
          <w:p>
            <w:r>
              <w:t>Rimay 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Buenos días, doctor.</w:t>
            </w:r>
          </w:p>
        </w:tc>
        <w:tc>
          <w:tcPr>
            <w:tcW w:type="dxa" w:w="4876"/>
          </w:tcPr>
          <w:p>
            <w:r>
              <w:t>Rimay 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Ese perro come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allqu utqayta mikun.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vivir cerca del río.</w:t>
            </w:r>
          </w:p>
        </w:tc>
        <w:tc>
          <w:tcPr>
            <w:tcW w:type="dxa" w:w="4876"/>
          </w:tcPr>
          <w:p>
            <w:r>
              <w:t>Rimay 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estrellas brillan mucho.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Quyllurkuna anchata kanchan.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que arrancarlos inmediatamente.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Chaylla qurqunanchikmi.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estás?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¿Imaynam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estoy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Manam allinchu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próximo año estudiaré en la universidad.</w:t>
            </w:r>
          </w:p>
        </w:tc>
        <w:tc>
          <w:tcPr>
            <w:tcW w:type="dxa" w:w="4876"/>
          </w:tcPr>
          <w:p>
            <w:r>
              <w:t>Rimay 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río está crecido.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Mayu hatunyasqa.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Cantan para llamar la lluvia.</w:t>
            </w:r>
          </w:p>
        </w:tc>
        <w:tc>
          <w:tcPr>
            <w:tcW w:type="dxa" w:w="4876"/>
          </w:tcPr>
          <w:p>
            <w:r>
              <w:t>Parata waqyanankupaq takinkulla.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tarde va a llover.</w:t>
            </w:r>
          </w:p>
        </w:tc>
        <w:tc>
          <w:tcPr>
            <w:tcW w:type="dxa" w:w="4876"/>
          </w:tcPr>
          <w:p>
            <w:r>
              <w:t>Rimay 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llamas?</w:t>
            </w:r>
          </w:p>
        </w:tc>
        <w:tc>
          <w:tcPr>
            <w:tcW w:type="dxa" w:w="4876"/>
          </w:tcPr>
          <w:p>
            <w:r>
              <w:t>¿Imataq sutiykilla?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nombre es Annel.</w:t>
            </w:r>
          </w:p>
        </w:tc>
        <w:tc>
          <w:tcPr>
            <w:tcW w:type="dxa" w:w="4876"/>
          </w:tcPr>
          <w:p>
            <w:r>
              <w:t>Sutiyqa Annellla.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Estalló en sollozos.</w:t>
            </w:r>
          </w:p>
        </w:tc>
        <w:tc>
          <w:tcPr>
            <w:tcW w:type="dxa" w:w="4876"/>
          </w:tcPr>
          <w:p>
            <w:r>
              <w:t>Wiqiyta waqastin qapariyta qallaykurqalla.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Papá rema la canoa.</w:t>
            </w:r>
          </w:p>
        </w:tc>
        <w:tc>
          <w:tcPr>
            <w:tcW w:type="dxa" w:w="4876"/>
          </w:tcPr>
          <w:p>
            <w:r>
              <w:t>Taytay wamputa rimuwan puririchinlla.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cielo está nublado.</w:t>
            </w:r>
          </w:p>
        </w:tc>
        <w:tc>
          <w:tcPr>
            <w:tcW w:type="dxa" w:w="4876"/>
          </w:tcPr>
          <w:p>
            <w:r>
              <w:t>Hanaq pacha puyuyasqalla.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vecinos se ayudan en la cosecha.</w:t>
            </w:r>
          </w:p>
        </w:tc>
        <w:tc>
          <w:tcPr>
            <w:tcW w:type="dxa" w:w="4876"/>
          </w:tcPr>
          <w:p>
            <w:r>
              <w:t>Rimay 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¿Cuántos años tienes?</w:t>
            </w:r>
          </w:p>
        </w:tc>
        <w:tc>
          <w:tcPr>
            <w:tcW w:type="dxa" w:w="4876"/>
          </w:tcPr>
          <w:p>
            <w:r>
              <w:t>¿Haykataq wataykilla?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tengo veinte años.</w:t>
            </w:r>
          </w:p>
        </w:tc>
        <w:tc>
          <w:tcPr>
            <w:tcW w:type="dxa" w:w="4876"/>
          </w:tcPr>
          <w:p>
            <w:r>
              <w:t>Ñuqa iskay chunka wataylla.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Escucho el canto del gallo.</w:t>
            </w:r>
          </w:p>
        </w:tc>
        <w:tc>
          <w:tcPr>
            <w:tcW w:type="dxa" w:w="4876"/>
          </w:tcPr>
          <w:p>
            <w:r>
              <w:t>Kikinpa qillqasqan rimay 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 parece más divertido.</w:t>
            </w:r>
          </w:p>
        </w:tc>
        <w:tc>
          <w:tcPr>
            <w:tcW w:type="dxa" w:w="4876"/>
          </w:tcPr>
          <w:p>
            <w:r>
              <w:t>Huk rimaymi kayqa, musuqmanta qillqasqa 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cosecharemos la papa.</w:t>
            </w:r>
          </w:p>
        </w:tc>
        <w:tc>
          <w:tcPr>
            <w:tcW w:type="dxa" w:w="4876"/>
          </w:tcPr>
          <w:p>
            <w:r>
              <w:t>Rimay 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curandero conoce los remedios.</w:t>
            </w:r>
          </w:p>
        </w:tc>
        <w:tc>
          <w:tcPr>
            <w:tcW w:type="dxa" w:w="4876"/>
          </w:tcPr>
          <w:p>
            <w:r>
              <w:t>Huk rimaymi kayqa, musuqmanta qillqasqa 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dónde eres?</w:t>
            </w:r>
          </w:p>
        </w:tc>
        <w:tc>
          <w:tcPr>
            <w:tcW w:type="dxa" w:w="4876"/>
          </w:tcPr>
          <w:p>
            <w:r>
              <w:t>Huk rimaymi kayqa, musuqmanta qillqasqa 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Soy de Ayacucho.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Ayacuchomanta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espíritu del agua es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Yakupa ispiritun kallpasapa.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flor perfumaba mi planeta.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Waytaymi kay pachayta musyaykachirqa.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la chacra.</w:t>
            </w:r>
          </w:p>
        </w:tc>
        <w:tc>
          <w:tcPr>
            <w:tcW w:type="dxa" w:w="4876"/>
          </w:tcPr>
          <w:p>
            <w:r>
              <w:t>Rimay 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casa está al lado del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Wasi mayu qayllapi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qué viniste al hospital?</w:t>
            </w:r>
          </w:p>
        </w:tc>
        <w:tc>
          <w:tcPr>
            <w:tcW w:type="dxa" w:w="4876"/>
          </w:tcPr>
          <w:p>
            <w:r>
              <w:t>¿Imaraykutaq kay hampina wasiman hamunki?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está doliendo la barriga.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Wiksaymi nanawachkan.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aprendiendo tu lengua.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Simiykita yachakuchkani.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Como llovió mucho, no salimos.</w:t>
            </w:r>
          </w:p>
        </w:tc>
        <w:tc>
          <w:tcPr>
            <w:tcW w:type="dxa" w:w="4876"/>
          </w:tcPr>
          <w:p>
            <w:r>
              <w:t>Rimay 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Estaba animado por un sentimiento de urgencia.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Imapas urgente kasqanwanmi kallpanchasqa karqa.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hinqué con una espina.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Kichkawan nanachikurqani.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¿Desde cuándo estás enferma?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¿Haykapmanta unquchkanki?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Desde hace tres días.</w:t>
            </w:r>
          </w:p>
        </w:tc>
        <w:tc>
          <w:tcPr>
            <w:tcW w:type="dxa" w:w="4876"/>
          </w:tcPr>
          <w:p>
            <w:r>
              <w:t>Rimay 10.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mis tíos llegaron de Lima.</w:t>
            </w:r>
          </w:p>
        </w:tc>
        <w:tc>
          <w:tcPr>
            <w:tcW w:type="dxa" w:w="4876"/>
          </w:tcPr>
          <w:p>
            <w:r>
              <w:t>Rimay 11.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cuenta historias.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 willakuykunata willan.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Este camino es largo.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ñan suni.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empezó tu enfermedad?</w:t>
            </w:r>
          </w:p>
        </w:tc>
        <w:tc>
          <w:tcPr>
            <w:tcW w:type="dxa" w:w="4876"/>
          </w:tcPr>
          <w:p>
            <w:r>
              <w:t>Kikinpa qillqasqan rimay 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Empezó de repente, después de comer.</w:t>
            </w:r>
          </w:p>
        </w:tc>
        <w:tc>
          <w:tcPr>
            <w:tcW w:type="dxa" w:w="4876"/>
          </w:tcPr>
          <w:p>
            <w:r>
              <w:t>Rimay 12.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personas mayores son así.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runakunaqa chaynam 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Siéntense aquí, por favor.</w:t>
            </w:r>
          </w:p>
        </w:tc>
        <w:tc>
          <w:tcPr>
            <w:tcW w:type="dxa" w:w="4876"/>
          </w:tcPr>
          <w:p>
            <w:r>
              <w:t>Rimay 13.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lluvia moja las hojas.</w:t>
            </w:r>
          </w:p>
        </w:tc>
        <w:tc>
          <w:tcPr>
            <w:tcW w:type="dxa" w:w="4876"/>
          </w:tcPr>
          <w:p>
            <w:r>
              <w:t>Para raprakunata yakuyachin.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fuego está calentando la casa.</w:t>
            </w:r>
          </w:p>
        </w:tc>
        <w:tc>
          <w:tcPr>
            <w:tcW w:type="dxa" w:w="4876"/>
          </w:tcPr>
          <w:p>
            <w:r>
              <w:t>Nina wasita quñichichkanlla.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fui a la feria con mi mamá.</w:t>
            </w:r>
          </w:p>
        </w:tc>
        <w:tc>
          <w:tcPr>
            <w:tcW w:type="dxa" w:w="4876"/>
          </w:tcPr>
          <w:p>
            <w:r>
              <w:t>Rimay 14.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Luego aceptaron su descubrimiento.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Chaymantañataqmi tarisqankuta chaskirqaku.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Necesito agua para beber.</w:t>
            </w:r>
          </w:p>
        </w:tc>
        <w:tc>
          <w:tcPr>
            <w:tcW w:type="dxa" w:w="4876"/>
          </w:tcPr>
          <w:p>
            <w:r>
              <w:t>Kikinpa qillqasqan rimay 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Cierra la puerta, por favor.</w:t>
            </w:r>
          </w:p>
        </w:tc>
        <w:tc>
          <w:tcPr>
            <w:tcW w:type="dxa" w:w="4876"/>
          </w:tcPr>
          <w:p>
            <w:r>
              <w:t>Rimay 15.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sientes?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¿Imaynataq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viento mueve las ramas de los árboles.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Wayra sachakunapa kallmankunata kuyuchin.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Comimos contigo al anochecer.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Qamwan tutayaptin mikurqayku.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ayer nevó en la puna.</w:t>
            </w:r>
          </w:p>
        </w:tc>
        <w:tc>
          <w:tcPr>
            <w:tcW w:type="dxa" w:w="4876"/>
          </w:tcPr>
          <w:p>
            <w:r>
              <w:t>Rimay 16.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 tengo aún una tercera disculpa.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Kimsa kaq pampachaykuwayniypas kachkanraqmi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¿Maypitaq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Aquí, en la boca del estómago.</w:t>
            </w:r>
          </w:p>
        </w:tc>
        <w:tc>
          <w:tcPr>
            <w:tcW w:type="dxa" w:w="4876"/>
          </w:tcPr>
          <w:p>
            <w:r>
              <w:t>Rimay 17.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flor huele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wayta sumaqta asnan.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monos negros están en la cima del árbol.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Yana machinkuna sachapa puntanpi kachkanku.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están jugando en el patio.</w:t>
            </w:r>
          </w:p>
        </w:tc>
        <w:tc>
          <w:tcPr>
            <w:tcW w:type="dxa" w:w="4876"/>
          </w:tcPr>
          <w:p>
            <w:r>
              <w:t>Rimay 18.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verdad que los corderos se comen los arbustos?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¿Chiqanchu carnakunaqa chaprakunata mikunku?</w:t>
            </w:r>
          </w:p>
        </w:tc>
        <w:tc>
          <w:tcPr>
            <w:tcW w:type="dxa" w:w="2665"/>
          </w:tcPr>
          <w:p>
            <w:r>
              <w:t>Aviso: escritura castellana (c/qu/j/hu) en «carnakunaqa» Comentario: está bien así, es un préstamo común.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tigre caza sigilosamente.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Uturunku upallalla uywata hapin.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dónde caminó tu dolor?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¿Maynintataq nanayniyki purirqa?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se ha movido, me duele siempre en el mismo sitio.</w:t>
            </w:r>
          </w:p>
        </w:tc>
        <w:tc>
          <w:tcPr>
            <w:tcW w:type="dxa" w:w="4876"/>
          </w:tcPr>
          <w:p>
            <w:r>
              <w:t>Rimay 19.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agua del río.</w:t>
            </w:r>
          </w:p>
        </w:tc>
        <w:tc>
          <w:tcPr>
            <w:tcW w:type="dxa" w:w="4876"/>
          </w:tcPr>
          <w:p>
            <w:r>
              <w:t>Rimay 20.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Tener un amigo es un verdadero privilegio.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Amistadniyuq kayqa ancha chaninniyuqmi.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«Amistadniyuq»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iremos al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Paqarin qatuman risaqku.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murciélago pasó por aquí.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Maray kaynata pasarqa.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lloviendo desde la mañana.</w:t>
            </w:r>
          </w:p>
        </w:tc>
        <w:tc>
          <w:tcPr>
            <w:tcW w:type="dxa" w:w="4876"/>
          </w:tcPr>
          <w:p>
            <w:r>
              <w:t>Rimay 21.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mucho?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¿Sinchitachu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mucho.</w:t>
            </w:r>
          </w:p>
        </w:tc>
        <w:tc>
          <w:tcPr>
            <w:tcW w:type="dxa" w:w="4876"/>
          </w:tcPr>
          <w:p>
            <w:r>
              <w:t>Rimay 22.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suelo estaba infestado de semillas.</w:t>
            </w:r>
          </w:p>
        </w:tc>
        <w:tc>
          <w:tcPr>
            <w:tcW w:type="dxa" w:w="4876"/>
          </w:tcPr>
          <w:p>
            <w:r>
              <w:t>Allpaqa muhupa huntasqanmi kasqa.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Enseñemos a cuidar las plantas.</w:t>
            </w:r>
          </w:p>
        </w:tc>
        <w:tc>
          <w:tcPr>
            <w:tcW w:type="dxa" w:w="4876"/>
          </w:tcPr>
          <w:p>
            <w:r>
              <w:t>Kikinpa qillqasqan rimay 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niño cuidaba las ovejas de mi abuelo.</w:t>
            </w:r>
          </w:p>
        </w:tc>
        <w:tc>
          <w:tcPr>
            <w:tcW w:type="dxa" w:w="4876"/>
          </w:tcPr>
          <w:p>
            <w:r>
              <w:t>Rimay 23.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corderito que te he dado también es pequeño.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Qusqay uchuy malta carneropas uchuychallam.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«carneropas»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¿Imaynatataq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como si me pincharan.</w:t>
            </w:r>
          </w:p>
        </w:tc>
        <w:tc>
          <w:tcPr>
            <w:tcW w:type="dxa" w:w="4876"/>
          </w:tcPr>
          <w:p>
            <w:r>
              <w:t>Rimay 24.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lengua vive en mi memoria.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 yuyayniypi kawsan.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nos enseñó a leer libros.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 maytu ñawichayta yachachiwarqayku.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llegará el sábado.</w:t>
            </w:r>
          </w:p>
        </w:tc>
        <w:tc>
          <w:tcPr>
            <w:tcW w:type="dxa" w:w="4876"/>
          </w:tcPr>
          <w:p>
            <w:r>
              <w:t>Rimay 25.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Quizá me creía semejante a él.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Ichapas payman rikchakuq kasqayta piensarqa.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«piensarqa»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 la noche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¿Tutapichu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 la noche me duele más.</w:t>
            </w:r>
          </w:p>
        </w:tc>
        <w:tc>
          <w:tcPr>
            <w:tcW w:type="dxa" w:w="4876"/>
          </w:tcPr>
          <w:p>
            <w:r>
              <w:t>Rimay 26.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tierra está mojada.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Allpa yakuyasqa.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el bosque me perdí.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Sachasachapi chinkarqani.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se peina frente al espejo.</w:t>
            </w:r>
          </w:p>
        </w:tc>
        <w:tc>
          <w:tcPr>
            <w:tcW w:type="dxa" w:w="4876"/>
          </w:tcPr>
          <w:p>
            <w:r>
              <w:t>Rimay 27.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puse en pie de un brinco.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Chaprakunapa hawanpi sayarqani.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borrador parece decir «me paré encima de los arbustos»; el español dice «me puse en pie de un brinco»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más cuando comes?</w:t>
            </w:r>
          </w:p>
        </w:tc>
        <w:tc>
          <w:tcPr>
            <w:tcW w:type="dxa" w:w="4876"/>
          </w:tcPr>
          <w:p>
            <w:r>
              <w:t>¿Mikuptiyki astawanchu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como me duele más.</w:t>
            </w:r>
          </w:p>
        </w:tc>
        <w:tc>
          <w:tcPr>
            <w:tcW w:type="dxa" w:w="4876"/>
          </w:tcPr>
          <w:p>
            <w:r>
              <w:t>Rimay 28.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fuimos al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Qaynunchaw llaqtaman rirqayku.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el alcalde viajó a Lima.</w:t>
            </w:r>
          </w:p>
        </w:tc>
        <w:tc>
          <w:tcPr>
            <w:tcW w:type="dxa" w:w="4876"/>
          </w:tcPr>
          <w:p>
            <w:r>
              <w:t>Rimay 29.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Había quedado desilusionado por el fracaso de mis dibujos.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Dibujokuna mana allinpi tukuptinmi hukmanyasqa 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Bebí agua del manantial.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Pukyumanta yakuta upyarqani.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>
              <w:t>GEN-9999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ustedes por la tarde?</w:t>
            </w:r>
          </w:p>
        </w:tc>
        <w:tc>
          <w:tcPr>
            <w:tcW w:type="dxa" w:w="4876"/>
          </w:tcPr>
          <w:p>
            <w:r>
              <w:t>¿Imatam qamkuna chisipi rurankichiklla?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iré a la chacra con mi papá.</w:t>
            </w:r>
          </w:p>
        </w:tc>
        <w:tc>
          <w:tcPr>
            <w:tcW w:type="dxa" w:w="4876"/>
          </w:tcPr>
          <w:p>
            <w:r>
              <w:t>Rimay 30.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importa, ¡píntame un cordero!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Imayna kaptinpas, ¡wañuta pintaykuway!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canoa está rota.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Wampu pakisqa.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tomado algo para aliviar el dolor?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¿Nanayniykita pisiyachinaykipaq hampikunata millpurqankichu?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Tomé una pastilla, pero no se me pasó.</w:t>
            </w:r>
          </w:p>
        </w:tc>
        <w:tc>
          <w:tcPr>
            <w:tcW w:type="dxa" w:w="4876"/>
          </w:tcPr>
          <w:p>
            <w:r>
              <w:t>Rimay 31.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llegué a casa, mi mamá estaba cocinando.</w:t>
            </w:r>
          </w:p>
        </w:tc>
        <w:tc>
          <w:tcPr>
            <w:tcW w:type="dxa" w:w="4876"/>
          </w:tcPr>
          <w:p>
            <w:r>
              <w:t>Rimay 32.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 ella a mediodía?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pay chawpi punchaw ruran?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muchachito me observaba gravemente.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Warmachaqa llumpayta qawamuwarqa.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pájaro canta al amanecer.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 punchawyaptin takin.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fiebre?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¿Rupapakunkichu?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anoche tuve fiebre.</w:t>
            </w:r>
          </w:p>
        </w:tc>
        <w:tc>
          <w:tcPr>
            <w:tcW w:type="dxa" w:w="4876"/>
          </w:tcPr>
          <w:p>
            <w:r>
              <w:t>Rimay 33.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yo caminaba dos horas hasta la escuela.</w:t>
            </w:r>
          </w:p>
        </w:tc>
        <w:tc>
          <w:tcPr>
            <w:tcW w:type="dxa" w:w="4876"/>
          </w:tcPr>
          <w:p>
            <w:r>
              <w:t>Rimay 34.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mi tierra todo es muy pequeñito.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Llaqtaypiqa lliwmi uchuychallalla.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cocina caldo de gallina.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Mamay wallpa chupita yanun.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muchos árboles grandes.</w:t>
            </w:r>
          </w:p>
        </w:tc>
        <w:tc>
          <w:tcPr>
            <w:tcW w:type="dxa" w:w="4876"/>
          </w:tcPr>
          <w:p>
            <w:r>
              <w:t>Kikinpa qillqasqan rimay 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vómitos?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¿Wikchunayasunkichu?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vomité dos veces.</w:t>
            </w:r>
          </w:p>
        </w:tc>
        <w:tc>
          <w:tcPr>
            <w:tcW w:type="dxa" w:w="4876"/>
          </w:tcPr>
          <w:p>
            <w:r>
              <w:t>Rimay 35.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Anoche llovió mucho en el pueblo.</w:t>
            </w:r>
          </w:p>
        </w:tc>
        <w:tc>
          <w:tcPr>
            <w:tcW w:type="dxa" w:w="4876"/>
          </w:tcPr>
          <w:p>
            <w:r>
              <w:t>Rimay 36.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Uno saldrá bien y otro quizá no tanto.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Hukninmi allinta lluqsinqa, hukninñataq manapaschá anchatachu.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noche hay luna nueva.</w:t>
            </w:r>
          </w:p>
        </w:tc>
        <w:tc>
          <w:tcPr>
            <w:tcW w:type="dxa" w:w="4876"/>
          </w:tcPr>
          <w:p>
            <w:r>
              <w:t>Kunan tuta killa musuq.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abuelo vendió dos ovejas en el mercado.</w:t>
            </w:r>
          </w:p>
        </w:tc>
        <w:tc>
          <w:tcPr>
            <w:tcW w:type="dxa" w:w="4876"/>
          </w:tcPr>
          <w:p>
            <w:r>
              <w:t>Rimay 37.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diarrea?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¿Kachkanki diarrayawanchu?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«diarrayawanchu»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diarrea.</w:t>
            </w:r>
          </w:p>
        </w:tc>
        <w:tc>
          <w:tcPr>
            <w:tcW w:type="dxa" w:w="4876"/>
          </w:tcPr>
          <w:p>
            <w:r>
              <w:t>Rimay 38.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pájaros vuelan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Pisqukuna kuska pawanku.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mayores siempre tienen necesidad de explicaciones.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Machuyaqkunaqa sapa kuti yachachikuyta munanku.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bebé ya puede caminar.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Wawa puriytaña atin.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lloviera, la papa crecería mejor.</w:t>
            </w:r>
          </w:p>
        </w:tc>
        <w:tc>
          <w:tcPr>
            <w:tcW w:type="dxa" w:w="4876"/>
          </w:tcPr>
          <w:p>
            <w:r>
              <w:t>Rimay 39.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apetito?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¿Mikunayasunkichu?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ganas de comer.</w:t>
            </w:r>
          </w:p>
        </w:tc>
        <w:tc>
          <w:tcPr>
            <w:tcW w:type="dxa" w:w="4876"/>
          </w:tcPr>
          <w:p>
            <w:r>
              <w:t>Rimay 40.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doctor cura al paciente.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Hampiq unqusqata hampin.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Eso, uno podría hacerlo en cualquier lugar.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Chaytaqa maypipas ruwayta atichwanmi.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mañana tomé leche caliente.</w:t>
            </w:r>
          </w:p>
        </w:tc>
        <w:tc>
          <w:tcPr>
            <w:tcW w:type="dxa" w:w="4876"/>
          </w:tcPr>
          <w:p>
            <w:r>
              <w:t>Rimay 41.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palabra suena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simi sinchita uyarikun.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¿Uhuchkankichu?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tos.</w:t>
            </w:r>
          </w:p>
        </w:tc>
        <w:tc>
          <w:tcPr>
            <w:tcW w:type="dxa" w:w="4876"/>
          </w:tcPr>
          <w:p>
            <w:r>
              <w:t>Rimay 42.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los hombres en el río?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qarikuna mayupi ruranku?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espinas no sirven para nada.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Kichkakunaqa manam imapaqpas allinchu.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está tejiendo una manta.</w:t>
            </w:r>
          </w:p>
        </w:tc>
        <w:tc>
          <w:tcPr>
            <w:tcW w:type="dxa" w:w="4876"/>
          </w:tcPr>
          <w:p>
            <w:r>
              <w:t>Rimay 43.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Cuidado con la serpiente.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¡Amarumanta waqaychakuy!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examinarte. Me vas a ayudar, ¿está bien?</w:t>
            </w:r>
          </w:p>
        </w:tc>
        <w:tc>
          <w:tcPr>
            <w:tcW w:type="dxa" w:w="4876"/>
          </w:tcPr>
          <w:p>
            <w:r>
              <w:t>Kikinpa qillqasqan rimay 11.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bien, doctor.</w:t>
            </w:r>
          </w:p>
        </w:tc>
        <w:tc>
          <w:tcPr>
            <w:tcW w:type="dxa" w:w="4876"/>
          </w:tcPr>
          <w:p>
            <w:r>
              <w:t>Rimay 44.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habría gustado decir: érase una vez…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Munaymanchá niyta: huk kutillaraq kachkaptiy...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el machete,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hina kaspa, machitita apamuy.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Quisiera aprender a tejer.</w:t>
            </w:r>
          </w:p>
        </w:tc>
        <w:tc>
          <w:tcPr>
            <w:tcW w:type="dxa" w:w="4876"/>
          </w:tcPr>
          <w:p>
            <w:r>
              <w:t>Rimay 45.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fruta está dulce.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ruru miski.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 ver, échate.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Sirikuy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horror a las corrientes de aire.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Wayrapa puriyninkunataqa millakuni.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Estamos esperando el bus.</w:t>
            </w:r>
          </w:p>
        </w:tc>
        <w:tc>
          <w:tcPr>
            <w:tcW w:type="dxa" w:w="4876"/>
          </w:tcPr>
          <w:p>
            <w:r>
              <w:t>Rimay 46.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aprender 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Astawan yachakuyta munayman.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pescar con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Taytaywan challwakuq risaq.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Ahora estoy cocinando el almuerzo.</w:t>
            </w:r>
          </w:p>
        </w:tc>
        <w:tc>
          <w:tcPr>
            <w:tcW w:type="dxa" w:w="4876"/>
          </w:tcPr>
          <w:p>
            <w:r>
              <w:t>Rimay 47.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¡Es tan misterioso el país de las lágrimas!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¡Wiqiypa llaqtanqa manam yachakunapaqchu!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Mira, una mariposa azul.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Qaway, anka pillpintu.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pongas dura la barriga.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Wiksaykita ama kallpachaychu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mamá hace dormir al bebé.</w:t>
            </w:r>
          </w:p>
        </w:tc>
        <w:tc>
          <w:tcPr>
            <w:tcW w:type="dxa" w:w="4876"/>
          </w:tcPr>
          <w:p>
            <w:r>
              <w:t>Rimay 48.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va corriendo a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chakraman kallpaspa 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flor tosió aunque no estaba resfriada.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Waytaqa mana chiriyasqa kachkaspanpas usurparin.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juegan con barro.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mituwan pukllanku.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aquí?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¿Kaypi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ahí me duele mucho.</w:t>
            </w:r>
          </w:p>
        </w:tc>
        <w:tc>
          <w:tcPr>
            <w:tcW w:type="dxa" w:w="4876"/>
          </w:tcPr>
          <w:p>
            <w:r>
              <w:t>Rimay 49.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semana pasada sembramos papa en la chacra.</w:t>
            </w:r>
          </w:p>
        </w:tc>
        <w:tc>
          <w:tcPr>
            <w:tcW w:type="dxa" w:w="4876"/>
          </w:tcPr>
          <w:p>
            <w:r>
              <w:t>Rimay 50.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Adiós –le dijo a la flor.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Fioramanmi nirqa: Chaynaqa, ripullaykichikyá, nispa.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«Fioramanmi»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¿Quién rompió el cántaro?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¿Pitaq puyñuta pakirqa?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cansado, quiero dormir.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Saykusqa kani, puñuyta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Respira hondo.</w:t>
            </w:r>
          </w:p>
        </w:tc>
        <w:tc>
          <w:tcPr>
            <w:tcW w:type="dxa" w:w="4876"/>
          </w:tcPr>
          <w:p>
            <w:r>
              <w:t>Samay ukumanta.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¿Vendrás a la fiesta del pueblo?</w:t>
            </w:r>
          </w:p>
        </w:tc>
        <w:tc>
          <w:tcPr>
            <w:tcW w:type="dxa" w:w="4876"/>
          </w:tcPr>
          <w:p>
            <w:r>
              <w:t>Rimay 51.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era demasiado joven para saber amarla.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Ñuqaqa llumpay wayna kaspaymi kuyananaypaqqa mana yacharqanichu.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se dice eso en tu lengua?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¿Chayta simiykipi imaynatam nin?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Después de comer, fuimos a la chacra.</w:t>
            </w:r>
          </w:p>
        </w:tc>
        <w:tc>
          <w:tcPr>
            <w:tcW w:type="dxa" w:w="4876"/>
          </w:tcPr>
          <w:p>
            <w:r>
              <w:t>Rimay 52.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Tienes mal el estómago.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Wiksaykim mana allinchu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grave, doctor?</w:t>
            </w:r>
          </w:p>
        </w:tc>
        <w:tc>
          <w:tcPr>
            <w:tcW w:type="dxa" w:w="4876"/>
          </w:tcPr>
          <w:p>
            <w:r>
              <w:t>Rimay 53.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 nada grave.</w:t>
            </w:r>
          </w:p>
        </w:tc>
        <w:tc>
          <w:tcPr>
            <w:tcW w:type="dxa" w:w="4876"/>
          </w:tcPr>
          <w:p>
            <w:r>
              <w:t>Rimay 54.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¿Quieres contarme tu historia?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¿Willakuyniykita willawayta munankichu?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Viví así, solo, sin nadie con quien poder hablar.</w:t>
            </w:r>
          </w:p>
        </w:tc>
        <w:tc>
          <w:tcPr>
            <w:tcW w:type="dxa" w:w="4876"/>
          </w:tcPr>
          <w:p>
            <w:r>
              <w:t>Kikinpa qillqasqan rimay 13.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Coseché yuca por la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Tutamanta yukata allarqani.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antes aquí había una laguna.</w:t>
            </w:r>
          </w:p>
        </w:tc>
        <w:tc>
          <w:tcPr>
            <w:tcW w:type="dxa" w:w="4876"/>
          </w:tcPr>
          <w:p>
            <w:r>
              <w:t>Rimay 55.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 despertar vas a tomar dos pastillas.</w:t>
            </w:r>
          </w:p>
        </w:tc>
        <w:tc>
          <w:tcPr>
            <w:tcW w:type="dxa" w:w="4876"/>
          </w:tcPr>
          <w:p>
            <w:r>
              <w:t>Rimay 56.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Bueno, dos pastillas en la mañana.</w:t>
            </w:r>
          </w:p>
        </w:tc>
        <w:tc>
          <w:tcPr>
            <w:tcW w:type="dxa" w:w="4876"/>
          </w:tcPr>
          <w:p>
            <w:r>
              <w:t>Rimay 57.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pez nada en el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Challwa yakupi waytan.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¡Un día vi ponerse el sol cuarenta y tres veces!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¡Huk punchawmi inti siqaykuyta tawa chunka kimsayuq kutita rikurqani!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estás haciendo?</w:t>
            </w:r>
          </w:p>
        </w:tc>
        <w:tc>
          <w:tcPr>
            <w:tcW w:type="dxa" w:w="4876"/>
          </w:tcPr>
          <w:p>
            <w:r>
              <w:t>Rimay 58.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tía hace chicha punta.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Tiyay punta aqata ruran.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Toma líquido.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Yakuta upyay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voy a tomar bastante agua.</w:t>
            </w:r>
          </w:p>
        </w:tc>
        <w:tc>
          <w:tcPr>
            <w:tcW w:type="dxa" w:w="4876"/>
          </w:tcPr>
          <w:p>
            <w:r>
              <w:t>Rimay 59.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está tu casa?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¿Maypim wasiyki?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 lo confundes, todo lo mezclas.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Lliwta pantachinki, lliwta chaqurunki.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año pasado mi hermana terminó la secundaria.</w:t>
            </w:r>
          </w:p>
        </w:tc>
        <w:tc>
          <w:tcPr>
            <w:tcW w:type="dxa" w:w="4876"/>
          </w:tcPr>
          <w:p>
            <w:r>
              <w:t>Rimay 60.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visto a mi hermano?</w:t>
            </w:r>
          </w:p>
        </w:tc>
        <w:tc>
          <w:tcPr>
            <w:tcW w:type="dxa" w:w="4876"/>
          </w:tcPr>
          <w:p>
            <w:r>
              <w:t>¿Wawqiyta rikurqankichu?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Vas a volver en una semana.</w:t>
            </w:r>
          </w:p>
        </w:tc>
        <w:tc>
          <w:tcPr>
            <w:tcW w:type="dxa" w:w="4876"/>
          </w:tcPr>
          <w:p>
            <w:r>
              <w:t>Rimay 61.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Bueno, regreso en una semana.</w:t>
            </w:r>
          </w:p>
        </w:tc>
        <w:tc>
          <w:tcPr>
            <w:tcW w:type="dxa" w:w="4876"/>
          </w:tcPr>
          <w:p>
            <w:r>
              <w:t>Rimay 62.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haces ahí?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¿Imatataq chaypi ruwanki?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Todos trajeron comida.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Llapanku mikunata apamurqaku.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cuidarás a las ovejas esta semana.</w:t>
            </w:r>
          </w:p>
        </w:tc>
        <w:tc>
          <w:tcPr>
            <w:tcW w:type="dxa" w:w="4876"/>
          </w:tcPr>
          <w:p>
            <w:r>
              <w:t>Rimay 63.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Quiero escucharte cuando hablas.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Rimaptiyki uyariyta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¿Entendiste lo que tienes que hacer?</w:t>
            </w:r>
          </w:p>
        </w:tc>
        <w:tc>
          <w:tcPr>
            <w:tcW w:type="dxa" w:w="4876"/>
          </w:tcPr>
          <w:p>
            <w:r>
              <w:t>Rimay 64.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entendí. Gracias, doctor.</w:t>
            </w:r>
          </w:p>
        </w:tc>
        <w:tc>
          <w:tcPr>
            <w:tcW w:type="dxa" w:w="4876"/>
          </w:tcPr>
          <w:p>
            <w:r>
              <w:t>Rimay 65.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Ese día estabas muy triste, ¿verdad?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punchawqa ancha llakisqachá karqanki, ¿aw?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vive tu abuela?</w:t>
            </w:r>
          </w:p>
        </w:tc>
        <w:tc>
          <w:tcPr>
            <w:tcW w:type="dxa" w:w="4876"/>
          </w:tcPr>
          <w:p>
            <w:r>
              <w:t>Rimay 66.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 la fruta madura.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Puqusqa ruruta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B01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